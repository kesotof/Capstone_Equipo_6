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B039B3" w:rsidRDefault="004F2A8B" w:rsidP="3D28A338">
            <w:pPr>
              <w:jc w:val="both"/>
              <w:rPr>
                <w:rFonts w:ascii="Calibri" w:eastAsiaTheme="majorEastAsia" w:hAnsi="Calibri" w:cs="Calibri"/>
                <w:color w:val="767171" w:themeColor="background2" w:themeShade="80"/>
                <w:sz w:val="24"/>
                <w:szCs w:val="24"/>
                <w:rPrChange w:id="0" w:author="Eduardo Kusar Quiroz" w:date="2026-10-13T12:37:00Z" w16du:dateUtc="2026-10-13T15:37:00Z">
                  <w:rPr>
                    <w:rFonts w:eastAsiaTheme="majorEastAsia"/>
                    <w:color w:val="767171" w:themeColor="background2" w:themeShade="80"/>
                    <w:sz w:val="24"/>
                    <w:szCs w:val="24"/>
                  </w:rPr>
                </w:rPrChange>
              </w:rPr>
            </w:pPr>
            <w:r w:rsidRPr="00B039B3">
              <w:rPr>
                <w:rFonts w:ascii="Calibri" w:eastAsiaTheme="majorEastAsia" w:hAnsi="Calibri" w:cs="Calibri"/>
                <w:sz w:val="24"/>
                <w:szCs w:val="24"/>
                <w:rPrChange w:id="1" w:author="Eduardo Kusar Quiroz" w:date="2026-10-13T12:37:00Z" w16du:dateUtc="2026-10-13T15:37:00Z">
                  <w:rPr>
                    <w:rFonts w:eastAsiaTheme="majorEastAsia"/>
                    <w:sz w:val="24"/>
                    <w:szCs w:val="24"/>
                  </w:rPr>
                </w:rPrChange>
              </w:rPr>
              <w:t>¿Has podido cumplir todas las actividades en los tiempos definidos? ¿Qué factores han facilitado o dificultado el desarrollo de las actividades de tu plan de trabajo?</w:t>
            </w:r>
          </w:p>
          <w:p w14:paraId="672D74B8" w14:textId="77777777" w:rsidR="004F2A8B" w:rsidRPr="00B039B3" w:rsidRDefault="004F2A8B" w:rsidP="3D28A338">
            <w:pPr>
              <w:jc w:val="both"/>
              <w:rPr>
                <w:rFonts w:ascii="Calibri" w:eastAsiaTheme="majorEastAsia" w:hAnsi="Calibri" w:cs="Calibri"/>
                <w:color w:val="767171" w:themeColor="background2" w:themeShade="80"/>
                <w:sz w:val="24"/>
                <w:szCs w:val="24"/>
                <w:rPrChange w:id="2" w:author="Eduardo Kusar Quiroz" w:date="2026-10-13T12:37:00Z" w16du:dateUtc="2026-10-13T15:37:00Z">
                  <w:rPr>
                    <w:rFonts w:eastAsiaTheme="majorEastAsia"/>
                    <w:color w:val="767171" w:themeColor="background2" w:themeShade="80"/>
                    <w:sz w:val="24"/>
                    <w:szCs w:val="24"/>
                  </w:rPr>
                </w:rPrChange>
              </w:rPr>
            </w:pPr>
          </w:p>
          <w:p w14:paraId="3ECC7449" w14:textId="18E023B5" w:rsidR="00B039B3" w:rsidRPr="00DD0E5D" w:rsidDel="0053168F" w:rsidRDefault="00B039B3" w:rsidP="3D28A338">
            <w:pPr>
              <w:jc w:val="both"/>
              <w:rPr>
                <w:del w:id="3" w:author="Eduardo Kusar Quiroz" w:date="2026-10-13T12:40:00Z" w16du:dateUtc="2026-10-13T15:40:00Z"/>
                <w:rFonts w:ascii="Calibri" w:hAnsi="Calibri" w:cs="Calibri"/>
                <w:b/>
                <w:bCs/>
                <w:color w:val="1F4E79" w:themeColor="accent1" w:themeShade="80"/>
              </w:rPr>
            </w:pPr>
            <w:r w:rsidRPr="00DD0E5D">
              <w:rPr>
                <w:rFonts w:ascii="Calibri" w:hAnsi="Calibri" w:cs="Calibri"/>
                <w:b/>
                <w:bCs/>
                <w:color w:val="1F4E79" w:themeColor="accent1" w:themeShade="80"/>
              </w:rPr>
              <w:t xml:space="preserve">Sí, he podido cumplir todas las actividades planificadas en la Gantt. El trabajo coordinado en Trello, los </w:t>
            </w:r>
            <w:proofErr w:type="spellStart"/>
            <w:r w:rsidRPr="00DD0E5D">
              <w:rPr>
                <w:rFonts w:ascii="Calibri" w:hAnsi="Calibri" w:cs="Calibri"/>
                <w:b/>
                <w:bCs/>
                <w:color w:val="1F4E79" w:themeColor="accent1" w:themeShade="80"/>
              </w:rPr>
              <w:t>daily</w:t>
            </w:r>
            <w:proofErr w:type="spellEnd"/>
            <w:r w:rsidRPr="00DD0E5D">
              <w:rPr>
                <w:rFonts w:ascii="Calibri" w:hAnsi="Calibri" w:cs="Calibri"/>
                <w:b/>
                <w:bCs/>
                <w:color w:val="1F4E79" w:themeColor="accent1" w:themeShade="80"/>
              </w:rPr>
              <w:t xml:space="preserve"> </w:t>
            </w:r>
            <w:proofErr w:type="gramStart"/>
            <w:r w:rsidRPr="00DD0E5D">
              <w:rPr>
                <w:rFonts w:ascii="Calibri" w:hAnsi="Calibri" w:cs="Calibri"/>
                <w:b/>
                <w:bCs/>
                <w:color w:val="1F4E79" w:themeColor="accent1" w:themeShade="80"/>
              </w:rPr>
              <w:t>meetings</w:t>
            </w:r>
            <w:proofErr w:type="gramEnd"/>
            <w:r w:rsidRPr="00DD0E5D">
              <w:rPr>
                <w:rFonts w:ascii="Calibri" w:hAnsi="Calibri" w:cs="Calibri"/>
                <w:b/>
                <w:bCs/>
                <w:color w:val="1F4E79" w:themeColor="accent1" w:themeShade="80"/>
              </w:rPr>
              <w:t xml:space="preserve"> y la arquitectura modular de la solución me han facilitado el progreso del trabajo junto a mis compañeros de equipo. Por otro lado, el factor que ha generado bloqueos ha sido, en ocasiones, la poca claridad de lo que realmente requiere el cliente. Esto último lo hemos ido abordando mediante reuniones con el cliente y la exposición de avances, aunque sigue siendo un punto en el que debemos mejorar.</w:t>
            </w:r>
          </w:p>
          <w:p w14:paraId="4B137E35" w14:textId="77777777" w:rsidR="004F2A8B" w:rsidRPr="00DD0E5D" w:rsidRDefault="004F2A8B" w:rsidP="3D28A338">
            <w:pPr>
              <w:jc w:val="both"/>
              <w:rPr>
                <w:rFonts w:ascii="Calibri" w:hAnsi="Calibri" w:cs="Calibri"/>
                <w:b/>
                <w:bCs/>
                <w:color w:val="1F4E79" w:themeColor="accent1" w:themeShade="80"/>
              </w:rPr>
            </w:pPr>
          </w:p>
          <w:p w14:paraId="1F17CAF9" w14:textId="5F293642" w:rsidR="004F2A8B" w:rsidRPr="00DD0E5D" w:rsidRDefault="004F2A8B" w:rsidP="3D28A338">
            <w:pPr>
              <w:jc w:val="both"/>
              <w:rPr>
                <w:rFonts w:ascii="Calibri" w:hAnsi="Calibri" w:cs="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DD0E5D" w:rsidRDefault="004F2A8B" w:rsidP="3D28A338">
            <w:pPr>
              <w:jc w:val="both"/>
              <w:rPr>
                <w:rFonts w:ascii="Calibri" w:eastAsiaTheme="majorEastAsia" w:hAnsi="Calibri" w:cs="Calibri"/>
                <w:color w:val="767171" w:themeColor="background2" w:themeShade="80"/>
                <w:sz w:val="24"/>
                <w:szCs w:val="24"/>
                <w:rPrChange w:id="4" w:author="Eduardo Kusar Quiroz" w:date="2026-10-13T12:37:00Z" w16du:dateUtc="2026-10-13T15:37:00Z">
                  <w:rPr>
                    <w:rFonts w:eastAsiaTheme="majorEastAsia"/>
                    <w:color w:val="767171" w:themeColor="background2" w:themeShade="80"/>
                    <w:sz w:val="24"/>
                    <w:szCs w:val="24"/>
                  </w:rPr>
                </w:rPrChange>
              </w:rPr>
            </w:pPr>
            <w:r w:rsidRPr="00DD0E5D">
              <w:rPr>
                <w:rFonts w:ascii="Calibri" w:eastAsiaTheme="majorEastAsia" w:hAnsi="Calibri" w:cs="Calibri"/>
                <w:sz w:val="24"/>
                <w:szCs w:val="24"/>
                <w:rPrChange w:id="5" w:author="Eduardo Kusar Quiroz" w:date="2026-10-13T12:37:00Z" w16du:dateUtc="2026-10-13T15:37:00Z">
                  <w:rPr>
                    <w:rFonts w:eastAsiaTheme="majorEastAsia"/>
                    <w:sz w:val="24"/>
                    <w:szCs w:val="24"/>
                  </w:rPr>
                </w:rPrChange>
              </w:rPr>
              <w:t xml:space="preserve">¿De qué manera has enfrentado y/o planeas enfrentar las dificultades que han afectado el desarrollo de tu Proyecto APT? </w:t>
            </w:r>
          </w:p>
          <w:p w14:paraId="20F1EAAE" w14:textId="77777777" w:rsidR="004F2A8B" w:rsidRPr="00DD0E5D" w:rsidRDefault="004F2A8B" w:rsidP="3D28A338">
            <w:pPr>
              <w:jc w:val="both"/>
              <w:rPr>
                <w:rFonts w:ascii="Calibri" w:hAnsi="Calibri" w:cs="Calibri"/>
                <w:b/>
                <w:bCs/>
                <w:color w:val="1F4E79" w:themeColor="accent1" w:themeShade="80"/>
              </w:rPr>
            </w:pPr>
          </w:p>
          <w:p w14:paraId="36F47A31" w14:textId="52D71845" w:rsidR="00DD0E5D" w:rsidRPr="00DD0E5D" w:rsidRDefault="00DD0E5D" w:rsidP="3D28A338">
            <w:pPr>
              <w:jc w:val="both"/>
              <w:rPr>
                <w:rFonts w:ascii="Calibri" w:hAnsi="Calibri" w:cs="Calibri"/>
                <w:b/>
                <w:bCs/>
                <w:color w:val="1F4E79" w:themeColor="accent1" w:themeShade="80"/>
              </w:rPr>
            </w:pPr>
            <w:r w:rsidRPr="00DD0E5D">
              <w:rPr>
                <w:rFonts w:ascii="Calibri" w:hAnsi="Calibri" w:cs="Calibri"/>
                <w:b/>
                <w:bCs/>
                <w:color w:val="1F4E79" w:themeColor="accent1" w:themeShade="80"/>
              </w:rPr>
              <w:t xml:space="preserve">Las dificultades las he enfrentado gestionando soluciones junto al equipo. Cuando tenemos dificultades lo conversamos entre todos y buscamos soluciones. Por ejemplo, </w:t>
            </w:r>
            <w:r w:rsidR="0053168F">
              <w:rPr>
                <w:rFonts w:ascii="Calibri" w:hAnsi="Calibri" w:cs="Calibri"/>
                <w:b/>
                <w:bCs/>
                <w:color w:val="1F4E79" w:themeColor="accent1" w:themeShade="80"/>
              </w:rPr>
              <w:t>si hay</w:t>
            </w:r>
            <w:r w:rsidRPr="00DD0E5D">
              <w:rPr>
                <w:rFonts w:ascii="Calibri" w:hAnsi="Calibri" w:cs="Calibri"/>
                <w:b/>
                <w:bCs/>
                <w:color w:val="1F4E79" w:themeColor="accent1" w:themeShade="80"/>
              </w:rPr>
              <w:t xml:space="preserve"> falta de claridad en los requerimientos del cliente, hemos comenzado a validar </w:t>
            </w:r>
            <w:r w:rsidR="0053168F">
              <w:rPr>
                <w:rFonts w:ascii="Calibri" w:hAnsi="Calibri" w:cs="Calibri"/>
                <w:b/>
                <w:bCs/>
                <w:color w:val="1F4E79" w:themeColor="accent1" w:themeShade="80"/>
              </w:rPr>
              <w:t>junto a él en más detalle los criterios de aceptación</w:t>
            </w:r>
            <w:r w:rsidRPr="00DD0E5D">
              <w:rPr>
                <w:rFonts w:ascii="Calibri" w:hAnsi="Calibri" w:cs="Calibri"/>
                <w:b/>
                <w:bCs/>
                <w:color w:val="1F4E79" w:themeColor="accent1" w:themeShade="80"/>
              </w:rPr>
              <w:t xml:space="preserve"> antes de implementar, y planeamos reforzarlo con más mockups. Por la forma en que está estructurada nuestra documentación, los impedimentos, su estado y planes de acción quedan documentados, lo que facilita aplicar las soluciones y luego consultar las decisiones que hemos ido tomando. Este sistema nos ha dado buenos resultados, así que seguiremos haciendo lo mismo.</w:t>
            </w:r>
          </w:p>
          <w:p w14:paraId="348C2F04" w14:textId="77777777" w:rsidR="004F2A8B" w:rsidRPr="00DD0E5D" w:rsidRDefault="004F2A8B" w:rsidP="3D28A338">
            <w:pPr>
              <w:jc w:val="both"/>
              <w:rPr>
                <w:rFonts w:ascii="Calibri" w:hAnsi="Calibri" w:cs="Calibri"/>
                <w:b/>
                <w:bCs/>
                <w:color w:val="1F4E79" w:themeColor="accent1" w:themeShade="80"/>
              </w:rPr>
            </w:pPr>
          </w:p>
          <w:p w14:paraId="3BBA6BFE" w14:textId="77777777" w:rsidR="004F2A8B" w:rsidRPr="00DD0E5D" w:rsidRDefault="004F2A8B" w:rsidP="3D28A338">
            <w:pPr>
              <w:jc w:val="both"/>
              <w:rPr>
                <w:rFonts w:ascii="Calibri" w:hAnsi="Calibri" w:cs="Calibri"/>
                <w:b/>
                <w:bCs/>
                <w:color w:val="1F4E79" w:themeColor="accent1" w:themeShade="80"/>
              </w:rPr>
            </w:pPr>
          </w:p>
          <w:p w14:paraId="7BC4D618" w14:textId="00F46B06" w:rsidR="004F2A8B" w:rsidRPr="00DD0E5D" w:rsidRDefault="004F2A8B" w:rsidP="3D28A338">
            <w:pPr>
              <w:jc w:val="both"/>
              <w:rPr>
                <w:rFonts w:ascii="Calibri" w:hAnsi="Calibri" w:cs="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2B62FD" w:rsidRDefault="004F2A8B" w:rsidP="3D28A338">
            <w:pPr>
              <w:jc w:val="both"/>
              <w:rPr>
                <w:rFonts w:ascii="Calibri" w:eastAsiaTheme="majorEastAsia" w:hAnsi="Calibri" w:cs="Calibri"/>
                <w:color w:val="767171" w:themeColor="background2" w:themeShade="80"/>
                <w:sz w:val="24"/>
                <w:szCs w:val="24"/>
                <w:rPrChange w:id="6" w:author="Eduardo Kusar Quiroz" w:date="2026-10-13T12:37:00Z" w16du:dateUtc="2026-10-13T15:37:00Z">
                  <w:rPr>
                    <w:rFonts w:eastAsiaTheme="majorEastAsia"/>
                    <w:color w:val="767171" w:themeColor="background2" w:themeShade="80"/>
                    <w:sz w:val="24"/>
                    <w:szCs w:val="24"/>
                  </w:rPr>
                </w:rPrChange>
              </w:rPr>
            </w:pPr>
            <w:r w:rsidRPr="002B62FD">
              <w:rPr>
                <w:rFonts w:ascii="Calibri" w:eastAsiaTheme="majorEastAsia" w:hAnsi="Calibri" w:cs="Calibri"/>
                <w:sz w:val="24"/>
                <w:szCs w:val="24"/>
                <w:rPrChange w:id="7" w:author="Eduardo Kusar Quiroz" w:date="2026-10-13T12:37:00Z" w16du:dateUtc="2026-10-13T15:37:00Z">
                  <w:rPr>
                    <w:rFonts w:eastAsiaTheme="majorEastAsia"/>
                    <w:sz w:val="24"/>
                    <w:szCs w:val="24"/>
                  </w:rPr>
                </w:rPrChange>
              </w:rPr>
              <w:t>¿Cómo evalúas tu</w:t>
            </w:r>
            <w:r w:rsidR="51ADE3CE" w:rsidRPr="002B62FD">
              <w:rPr>
                <w:rFonts w:ascii="Calibri" w:eastAsiaTheme="majorEastAsia" w:hAnsi="Calibri" w:cs="Calibri"/>
                <w:sz w:val="24"/>
                <w:szCs w:val="24"/>
                <w:rPrChange w:id="8" w:author="Eduardo Kusar Quiroz" w:date="2026-10-13T12:37:00Z" w16du:dateUtc="2026-10-13T15:37:00Z">
                  <w:rPr>
                    <w:rFonts w:eastAsiaTheme="majorEastAsia"/>
                    <w:sz w:val="24"/>
                    <w:szCs w:val="24"/>
                  </w:rPr>
                </w:rPrChange>
              </w:rPr>
              <w:t xml:space="preserve"> trabajo</w:t>
            </w:r>
            <w:r w:rsidRPr="002B62FD">
              <w:rPr>
                <w:rFonts w:ascii="Calibri" w:eastAsiaTheme="majorEastAsia" w:hAnsi="Calibri" w:cs="Calibri"/>
                <w:sz w:val="24"/>
                <w:szCs w:val="24"/>
                <w:rPrChange w:id="9" w:author="Eduardo Kusar Quiroz" w:date="2026-10-13T12:37:00Z" w16du:dateUtc="2026-10-13T15:37:00Z">
                  <w:rPr>
                    <w:rFonts w:eastAsiaTheme="majorEastAsia"/>
                    <w:sz w:val="24"/>
                    <w:szCs w:val="24"/>
                  </w:rPr>
                </w:rPrChange>
              </w:rPr>
              <w:t>? ¿Qué destacas y qué podrías hacer para mejorar tu</w:t>
            </w:r>
            <w:r w:rsidR="01B3AA94" w:rsidRPr="002B62FD">
              <w:rPr>
                <w:rFonts w:ascii="Calibri" w:eastAsiaTheme="majorEastAsia" w:hAnsi="Calibri" w:cs="Calibri"/>
                <w:sz w:val="24"/>
                <w:szCs w:val="24"/>
                <w:rPrChange w:id="10" w:author="Eduardo Kusar Quiroz" w:date="2026-10-13T12:37:00Z" w16du:dateUtc="2026-10-13T15:37:00Z">
                  <w:rPr>
                    <w:rFonts w:eastAsiaTheme="majorEastAsia"/>
                    <w:sz w:val="24"/>
                    <w:szCs w:val="24"/>
                  </w:rPr>
                </w:rPrChange>
              </w:rPr>
              <w:t xml:space="preserve"> trabajo</w:t>
            </w:r>
            <w:r w:rsidRPr="002B62FD">
              <w:rPr>
                <w:rFonts w:ascii="Calibri" w:eastAsiaTheme="majorEastAsia" w:hAnsi="Calibri" w:cs="Calibri"/>
                <w:sz w:val="24"/>
                <w:szCs w:val="24"/>
                <w:rPrChange w:id="11" w:author="Eduardo Kusar Quiroz" w:date="2026-10-13T12:37:00Z" w16du:dateUtc="2026-10-13T15:37:00Z">
                  <w:rPr>
                    <w:rFonts w:eastAsiaTheme="majorEastAsia"/>
                    <w:sz w:val="24"/>
                    <w:szCs w:val="24"/>
                  </w:rPr>
                </w:rPrChange>
              </w:rPr>
              <w:t xml:space="preserve">? </w:t>
            </w:r>
          </w:p>
          <w:p w14:paraId="291A568E" w14:textId="77777777" w:rsidR="004F2A8B" w:rsidRPr="002B62FD" w:rsidRDefault="004F2A8B" w:rsidP="3D28A338">
            <w:pPr>
              <w:jc w:val="both"/>
              <w:rPr>
                <w:rFonts w:ascii="Calibri" w:hAnsi="Calibri" w:cs="Calibri"/>
                <w:b/>
                <w:bCs/>
                <w:color w:val="1F4E79" w:themeColor="accent1" w:themeShade="80"/>
              </w:rPr>
            </w:pPr>
          </w:p>
          <w:p w14:paraId="33160D92" w14:textId="77777777" w:rsidR="002B62FD" w:rsidRPr="002B62FD" w:rsidRDefault="002B62FD" w:rsidP="3D28A338">
            <w:pPr>
              <w:jc w:val="both"/>
              <w:rPr>
                <w:rFonts w:ascii="Calibri" w:hAnsi="Calibri" w:cs="Calibri"/>
                <w:b/>
                <w:bCs/>
                <w:color w:val="1F4E79" w:themeColor="accent1" w:themeShade="80"/>
              </w:rPr>
            </w:pPr>
            <w:r w:rsidRPr="002B62FD">
              <w:rPr>
                <w:rFonts w:ascii="Calibri" w:hAnsi="Calibri" w:cs="Calibri"/>
                <w:b/>
                <w:bCs/>
                <w:color w:val="1F4E79" w:themeColor="accent1" w:themeShade="80"/>
              </w:rPr>
              <w:t>Evalúo mi trabajo como positivo. Destaco particularmente mi trabajo en diseñar la arquitectura base del sistema y el modelo de datos, ya que estas decisiones son el pilar estructural de la solución. Gracias a esa base, hasta el momento no hemos tenido problemas para trabajar en paralelo e ir implementando cada vez más funcionalidades en el sistema. Como aspectos de mejora, me hace falta delegar más tareas, ya que hay veces que me sobrecargo y, si bien logro terminarlas en los plazos requeridos, el resto del equipo queda menos involucrado en esas decisiones técnicas, aunque cada uno avance en sus propias tareas. Para mejorar, planeo delegar parte de la documentación y compartir más las decisiones de arquitectura con el equipo.</w:t>
            </w:r>
          </w:p>
          <w:p w14:paraId="5D99CA8E" w14:textId="77777777" w:rsidR="004F2A8B" w:rsidRPr="002B62FD" w:rsidRDefault="004F2A8B" w:rsidP="3D28A338">
            <w:pPr>
              <w:jc w:val="both"/>
              <w:rPr>
                <w:rFonts w:ascii="Calibri" w:hAnsi="Calibri" w:cs="Calibri"/>
                <w:b/>
                <w:bCs/>
                <w:color w:val="1F4E79" w:themeColor="accent1" w:themeShade="80"/>
              </w:rPr>
            </w:pPr>
          </w:p>
          <w:p w14:paraId="75A589DF" w14:textId="2EBB2C28" w:rsidR="004F2A8B" w:rsidRPr="002B62FD" w:rsidRDefault="004F2A8B" w:rsidP="3D28A338">
            <w:pPr>
              <w:jc w:val="both"/>
              <w:rPr>
                <w:rFonts w:ascii="Calibri" w:hAnsi="Calibri" w:cs="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0C3439" w:rsidRDefault="004F2A8B" w:rsidP="3D28A338">
            <w:pPr>
              <w:jc w:val="both"/>
              <w:rPr>
                <w:rFonts w:ascii="Calibri" w:eastAsiaTheme="majorEastAsia" w:hAnsi="Calibri" w:cs="Calibri"/>
                <w:color w:val="767171" w:themeColor="background2" w:themeShade="80"/>
                <w:sz w:val="24"/>
                <w:szCs w:val="24"/>
                <w:rPrChange w:id="12" w:author="Eduardo Kusar Quiroz" w:date="2026-10-13T12:37:00Z" w16du:dateUtc="2026-10-13T15:37:00Z">
                  <w:rPr>
                    <w:rFonts w:eastAsiaTheme="majorEastAsia"/>
                    <w:color w:val="767171" w:themeColor="background2" w:themeShade="80"/>
                    <w:sz w:val="24"/>
                    <w:szCs w:val="24"/>
                  </w:rPr>
                </w:rPrChange>
              </w:rPr>
            </w:pPr>
            <w:r w:rsidRPr="000C3439">
              <w:rPr>
                <w:rFonts w:ascii="Calibri" w:eastAsiaTheme="majorEastAsia" w:hAnsi="Calibri" w:cs="Calibri"/>
                <w:sz w:val="24"/>
                <w:szCs w:val="24"/>
                <w:rPrChange w:id="13" w:author="Eduardo Kusar Quiroz" w:date="2026-10-13T12:37:00Z" w16du:dateUtc="2026-10-13T15:37:00Z">
                  <w:rPr>
                    <w:rFonts w:eastAsiaTheme="majorEastAsia"/>
                    <w:sz w:val="24"/>
                    <w:szCs w:val="24"/>
                  </w:rPr>
                </w:rPrChange>
              </w:rPr>
              <w:t>¿Qué inquietudes te quedan sobre cómo proceder? ¿Qué pregunta te gustaría hacerle a tu docente o a tus pares?</w:t>
            </w:r>
          </w:p>
          <w:p w14:paraId="60BB41B1" w14:textId="77777777" w:rsidR="004F2A8B" w:rsidRPr="000C3439" w:rsidRDefault="004F2A8B" w:rsidP="3D28A338">
            <w:pPr>
              <w:jc w:val="both"/>
              <w:rPr>
                <w:rFonts w:ascii="Calibri" w:hAnsi="Calibri" w:cs="Calibri"/>
                <w:b/>
                <w:bCs/>
                <w:color w:val="1F4E79" w:themeColor="accent1" w:themeShade="80"/>
              </w:rPr>
            </w:pPr>
          </w:p>
          <w:p w14:paraId="211095E1" w14:textId="6E8D6648" w:rsidR="000C3439" w:rsidRPr="000C3439" w:rsidRDefault="000C3439" w:rsidP="3D28A338">
            <w:pPr>
              <w:jc w:val="both"/>
              <w:rPr>
                <w:rFonts w:ascii="Calibri" w:hAnsi="Calibri" w:cs="Calibri"/>
                <w:b/>
                <w:bCs/>
                <w:color w:val="1F4E79" w:themeColor="accent1" w:themeShade="80"/>
              </w:rPr>
            </w:pPr>
            <w:r w:rsidRPr="000C3439">
              <w:rPr>
                <w:rFonts w:ascii="Calibri" w:hAnsi="Calibri" w:cs="Calibri"/>
                <w:b/>
                <w:bCs/>
                <w:color w:val="1F4E79" w:themeColor="accent1" w:themeShade="80"/>
              </w:rPr>
              <w:t>Mis inquietudes son más de forma que de fondo. A mi docente me gustaría preguntarle cuánto tiempo tenemos en la presentación final ante la comisión y cuál es el formato exacto de la presentación, ya que para la presentación de avance se pidió mucho contenido, pero los tiempos para presentarlo todo fueron muy acotados. A mis pares me gustaría preguntarles cómo prefieren que les delegue tareas</w:t>
            </w:r>
            <w:r w:rsidR="0053168F">
              <w:rPr>
                <w:rFonts w:ascii="Calibri" w:hAnsi="Calibri" w:cs="Calibri"/>
                <w:b/>
                <w:bCs/>
                <w:color w:val="1F4E79" w:themeColor="accent1" w:themeShade="80"/>
              </w:rPr>
              <w:t xml:space="preserve"> y si tienen alguna brecha técnica</w:t>
            </w:r>
            <w:r w:rsidRPr="000C3439">
              <w:rPr>
                <w:rFonts w:ascii="Calibri" w:hAnsi="Calibri" w:cs="Calibri"/>
                <w:b/>
                <w:bCs/>
                <w:color w:val="1F4E79" w:themeColor="accent1" w:themeShade="80"/>
              </w:rPr>
              <w:t>, para distribuir mejor la carga de trabajo.</w:t>
            </w:r>
          </w:p>
          <w:p w14:paraId="4BAC59AD" w14:textId="77777777" w:rsidR="004F2A8B" w:rsidRPr="000C3439" w:rsidRDefault="004F2A8B" w:rsidP="3D28A338">
            <w:pPr>
              <w:jc w:val="both"/>
              <w:rPr>
                <w:rFonts w:ascii="Calibri" w:hAnsi="Calibri" w:cs="Calibri"/>
                <w:b/>
                <w:bCs/>
                <w:color w:val="1F4E79" w:themeColor="accent1" w:themeShade="80"/>
              </w:rPr>
            </w:pPr>
          </w:p>
          <w:p w14:paraId="5BB3B444" w14:textId="77777777" w:rsidR="004F2A8B" w:rsidRPr="000C3439" w:rsidRDefault="004F2A8B" w:rsidP="3D28A338">
            <w:pPr>
              <w:jc w:val="both"/>
              <w:rPr>
                <w:rFonts w:ascii="Calibri" w:hAnsi="Calibri" w:cs="Calibri"/>
                <w:b/>
                <w:bCs/>
                <w:color w:val="1F4E79" w:themeColor="accent1" w:themeShade="80"/>
              </w:rPr>
            </w:pPr>
          </w:p>
          <w:p w14:paraId="01E61CA1" w14:textId="26E28922" w:rsidR="004F2A8B" w:rsidRPr="000C3439" w:rsidRDefault="004F2A8B" w:rsidP="3D28A338">
            <w:pPr>
              <w:jc w:val="both"/>
              <w:rPr>
                <w:rFonts w:ascii="Calibri" w:hAnsi="Calibri" w:cs="Calibri"/>
                <w:b/>
                <w:bCs/>
                <w:color w:val="1F4E79" w:themeColor="accent1" w:themeShade="80"/>
              </w:rPr>
            </w:pPr>
          </w:p>
        </w:tc>
      </w:tr>
    </w:tbl>
    <w:p w14:paraId="352DC208" w14:textId="4E39821B" w:rsidR="0053168F" w:rsidRDefault="0053168F" w:rsidP="3D28A338">
      <w:pPr>
        <w:spacing w:after="0" w:line="360" w:lineRule="auto"/>
        <w:jc w:val="both"/>
        <w:rPr>
          <w:color w:val="595959" w:themeColor="text1" w:themeTint="A6"/>
          <w:sz w:val="24"/>
          <w:szCs w:val="24"/>
          <w:lang w:eastAsia="ja-JP"/>
        </w:rPr>
      </w:pPr>
    </w:p>
    <w:p w14:paraId="0F4115E9" w14:textId="77777777" w:rsidR="0053168F" w:rsidRDefault="0053168F">
      <w:pPr>
        <w:rPr>
          <w:color w:val="595959" w:themeColor="text1" w:themeTint="A6"/>
          <w:sz w:val="24"/>
          <w:szCs w:val="24"/>
          <w:lang w:eastAsia="ja-JP"/>
        </w:rPr>
      </w:pPr>
      <w:r>
        <w:rPr>
          <w:color w:val="595959" w:themeColor="text1" w:themeTint="A6"/>
          <w:sz w:val="24"/>
          <w:szCs w:val="24"/>
          <w:lang w:eastAsia="ja-JP"/>
        </w:rP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Pr="00D16D6D" w:rsidRDefault="004F2A8B" w:rsidP="3D28A338">
            <w:pPr>
              <w:jc w:val="both"/>
              <w:rPr>
                <w:rFonts w:ascii="Calibri" w:eastAsiaTheme="majorEastAsia" w:hAnsi="Calibri" w:cs="Calibri"/>
                <w:color w:val="767171" w:themeColor="background2" w:themeShade="80"/>
                <w:sz w:val="24"/>
                <w:szCs w:val="24"/>
                <w:rPrChange w:id="14" w:author="Eduardo Kusar Quiroz" w:date="2026-10-13T12:36:00Z" w16du:dateUtc="2026-10-13T15:36:00Z">
                  <w:rPr>
                    <w:rFonts w:eastAsiaTheme="majorEastAsia"/>
                    <w:color w:val="767171" w:themeColor="background2" w:themeShade="80"/>
                    <w:sz w:val="24"/>
                    <w:szCs w:val="24"/>
                  </w:rPr>
                </w:rPrChange>
              </w:rPr>
            </w:pPr>
            <w:r w:rsidRPr="00D16D6D">
              <w:rPr>
                <w:rFonts w:ascii="Calibri" w:eastAsiaTheme="majorEastAsia" w:hAnsi="Calibri" w:cs="Calibri"/>
                <w:sz w:val="24"/>
                <w:szCs w:val="24"/>
                <w:rPrChange w:id="15" w:author="Eduardo Kusar Quiroz" w:date="2026-10-13T12:36:00Z" w16du:dateUtc="2026-10-13T15:36:00Z">
                  <w:rPr>
                    <w:rFonts w:eastAsiaTheme="majorEastAsia"/>
                    <w:sz w:val="24"/>
                    <w:szCs w:val="24"/>
                  </w:rPr>
                </w:rPrChange>
              </w:rPr>
              <w:t>¿Consideran que las actividades deben ser redistribuidas entre los miembros del grupo? ¿Hay nuevas actividades que deban ser asignadas a algún miembro del grupo?</w:t>
            </w:r>
          </w:p>
          <w:p w14:paraId="29C5EEFE" w14:textId="198CE716" w:rsidR="004F2A8B" w:rsidRPr="00D16D6D" w:rsidRDefault="004F2A8B" w:rsidP="3D28A338">
            <w:pPr>
              <w:jc w:val="both"/>
              <w:rPr>
                <w:rFonts w:ascii="Calibri" w:eastAsiaTheme="majorEastAsia" w:hAnsi="Calibri" w:cs="Calibri"/>
                <w:color w:val="767171" w:themeColor="background2" w:themeShade="80"/>
                <w:sz w:val="24"/>
                <w:szCs w:val="24"/>
                <w:rPrChange w:id="16" w:author="Eduardo Kusar Quiroz" w:date="2026-10-13T12:36:00Z" w16du:dateUtc="2026-10-13T15:36:00Z">
                  <w:rPr>
                    <w:rFonts w:eastAsiaTheme="majorEastAsia"/>
                    <w:color w:val="767171" w:themeColor="background2" w:themeShade="80"/>
                    <w:sz w:val="24"/>
                    <w:szCs w:val="24"/>
                  </w:rPr>
                </w:rPrChange>
              </w:rPr>
            </w:pPr>
          </w:p>
          <w:p w14:paraId="64328F37" w14:textId="77777777" w:rsidR="00D16D6D" w:rsidRPr="0053168F" w:rsidRDefault="00D16D6D" w:rsidP="3D28A338">
            <w:pPr>
              <w:jc w:val="both"/>
              <w:rPr>
                <w:rFonts w:ascii="Calibri" w:eastAsiaTheme="majorEastAsia" w:hAnsi="Calibri" w:cs="Calibri"/>
                <w:color w:val="767171" w:themeColor="background2" w:themeShade="80"/>
                <w:sz w:val="24"/>
                <w:szCs w:val="24"/>
              </w:rPr>
            </w:pPr>
            <w:r w:rsidRPr="0053168F">
              <w:rPr>
                <w:rFonts w:ascii="Calibri" w:eastAsiaTheme="majorEastAsia" w:hAnsi="Calibri" w:cs="Calibri"/>
                <w:color w:val="767171" w:themeColor="background2" w:themeShade="80"/>
                <w:sz w:val="24"/>
                <w:szCs w:val="24"/>
              </w:rPr>
              <w:t>Sí. Parte de las actividades relacionadas con la documentación, que hoy concentro yo, deberían redistribuirse entre los demás integrantes para equilibrar la carga de trabajo. Además, incorporaremos como actividad nueva la validación de mockups con el cliente antes de implementar cada funcionalidad, para reducir los retrabajos por diferencias entre lo que diseñamos y lo que el cliente espera.</w:t>
            </w:r>
          </w:p>
          <w:p w14:paraId="3C35FF15" w14:textId="77777777" w:rsidR="004F2A8B" w:rsidRPr="00D16D6D" w:rsidRDefault="004F2A8B" w:rsidP="3D28A338">
            <w:pPr>
              <w:jc w:val="both"/>
              <w:rPr>
                <w:rFonts w:ascii="Calibri" w:eastAsiaTheme="majorEastAsia" w:hAnsi="Calibri" w:cs="Calibri"/>
                <w:color w:val="767171" w:themeColor="background2" w:themeShade="80"/>
                <w:sz w:val="24"/>
                <w:szCs w:val="24"/>
                <w:rPrChange w:id="17" w:author="Eduardo Kusar Quiroz" w:date="2026-10-13T12:36:00Z" w16du:dateUtc="2026-10-13T15:36:00Z">
                  <w:rPr>
                    <w:rFonts w:eastAsiaTheme="majorEastAsia"/>
                    <w:color w:val="767171" w:themeColor="background2" w:themeShade="80"/>
                    <w:sz w:val="24"/>
                    <w:szCs w:val="24"/>
                  </w:rPr>
                </w:rPrChange>
              </w:rPr>
            </w:pPr>
          </w:p>
          <w:p w14:paraId="66D7B5BC" w14:textId="030A4642" w:rsidR="004F2A8B" w:rsidRPr="00D16D6D" w:rsidRDefault="004F2A8B" w:rsidP="3D28A338">
            <w:pPr>
              <w:jc w:val="both"/>
              <w:rPr>
                <w:rFonts w:ascii="Calibri" w:hAnsi="Calibri" w:cs="Calibri"/>
                <w:bCs/>
                <w:color w:val="1F4E79" w:themeColor="accent1" w:themeShade="80"/>
                <w:sz w:val="24"/>
                <w:rPrChange w:id="18" w:author="Eduardo Kusar Quiroz" w:date="2026-10-13T12:36:00Z" w16du:dateUtc="2026-10-13T15:36:00Z">
                  <w:rPr>
                    <w:rFonts w:ascii="Calibri" w:hAnsi="Calibri" w:cs="Calibri"/>
                    <w:b/>
                    <w:bCs/>
                    <w:color w:val="1F4E79" w:themeColor="accent1" w:themeShade="80"/>
                  </w:rPr>
                </w:rPrChange>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Pr="00C44724" w:rsidRDefault="004F2A8B" w:rsidP="3D28A338">
            <w:pPr>
              <w:jc w:val="both"/>
              <w:rPr>
                <w:rFonts w:ascii="Calibri" w:eastAsiaTheme="majorEastAsia" w:hAnsi="Calibri" w:cs="Calibri"/>
                <w:color w:val="767171" w:themeColor="background2" w:themeShade="80"/>
                <w:sz w:val="24"/>
                <w:szCs w:val="24"/>
                <w:rPrChange w:id="19" w:author="Eduardo Kusar Quiroz" w:date="2026-10-13T12:37:00Z" w16du:dateUtc="2026-10-13T15:37:00Z">
                  <w:rPr>
                    <w:rFonts w:eastAsiaTheme="majorEastAsia"/>
                    <w:color w:val="767171" w:themeColor="background2" w:themeShade="80"/>
                    <w:sz w:val="24"/>
                    <w:szCs w:val="24"/>
                  </w:rPr>
                </w:rPrChange>
              </w:rPr>
            </w:pPr>
            <w:r w:rsidRPr="00C44724">
              <w:rPr>
                <w:rFonts w:ascii="Calibri" w:eastAsiaTheme="majorEastAsia" w:hAnsi="Calibri" w:cs="Calibri"/>
                <w:sz w:val="24"/>
                <w:szCs w:val="24"/>
                <w:rPrChange w:id="20" w:author="Eduardo Kusar Quiroz" w:date="2026-10-13T12:37:00Z" w16du:dateUtc="2026-10-13T15:37:00Z">
                  <w:rPr>
                    <w:rFonts w:eastAsiaTheme="majorEastAsia"/>
                    <w:sz w:val="24"/>
                    <w:szCs w:val="24"/>
                  </w:rPr>
                </w:rPrChange>
              </w:rPr>
              <w:t>¿Cómo evalúan el trabajo en grupo? ¿Qué aspectos positivos destacan? ¿Qué aspectos podrían mejorar?</w:t>
            </w:r>
          </w:p>
          <w:p w14:paraId="7D4356BF" w14:textId="77777777" w:rsidR="004F2A8B" w:rsidRPr="00C44724" w:rsidRDefault="004F2A8B" w:rsidP="3D28A338">
            <w:pPr>
              <w:jc w:val="both"/>
              <w:rPr>
                <w:rFonts w:ascii="Calibri" w:eastAsiaTheme="majorEastAsia" w:hAnsi="Calibri" w:cs="Calibri"/>
                <w:color w:val="767171" w:themeColor="background2" w:themeShade="80"/>
                <w:sz w:val="24"/>
                <w:szCs w:val="24"/>
                <w:rPrChange w:id="21" w:author="Eduardo Kusar Quiroz" w:date="2026-10-13T12:37:00Z" w16du:dateUtc="2026-10-13T15:37:00Z">
                  <w:rPr>
                    <w:rFonts w:eastAsiaTheme="majorEastAsia"/>
                    <w:color w:val="767171" w:themeColor="background2" w:themeShade="80"/>
                    <w:sz w:val="24"/>
                    <w:szCs w:val="24"/>
                  </w:rPr>
                </w:rPrChange>
              </w:rPr>
            </w:pPr>
          </w:p>
          <w:p w14:paraId="59DBCBA5" w14:textId="14077D78" w:rsidR="00C44724" w:rsidRPr="0053168F" w:rsidRDefault="00C44724" w:rsidP="3D28A338">
            <w:pPr>
              <w:jc w:val="both"/>
              <w:rPr>
                <w:rFonts w:ascii="Calibri" w:eastAsiaTheme="majorEastAsia" w:hAnsi="Calibri" w:cs="Calibri"/>
                <w:color w:val="767171" w:themeColor="background2" w:themeShade="80"/>
                <w:sz w:val="24"/>
                <w:szCs w:val="24"/>
              </w:rPr>
            </w:pPr>
            <w:r w:rsidRPr="0053168F">
              <w:rPr>
                <w:rFonts w:ascii="Calibri" w:eastAsiaTheme="majorEastAsia" w:hAnsi="Calibri" w:cs="Calibri"/>
                <w:color w:val="767171" w:themeColor="background2" w:themeShade="80"/>
                <w:sz w:val="24"/>
                <w:szCs w:val="24"/>
              </w:rPr>
              <w:t xml:space="preserve">Evaluamos el trabajo de forma positiva. Como aspectos positivos destacamos: todos los integrantes han avanzado según la planificación y en concordancia con sus </w:t>
            </w:r>
            <w:r w:rsidR="0053168F">
              <w:rPr>
                <w:rFonts w:ascii="Calibri" w:eastAsiaTheme="majorEastAsia" w:hAnsi="Calibri" w:cs="Calibri"/>
                <w:color w:val="767171" w:themeColor="background2" w:themeShade="80"/>
                <w:sz w:val="24"/>
                <w:szCs w:val="24"/>
              </w:rPr>
              <w:t xml:space="preserve">intereses y </w:t>
            </w:r>
            <w:r w:rsidRPr="0053168F">
              <w:rPr>
                <w:rFonts w:ascii="Calibri" w:eastAsiaTheme="majorEastAsia" w:hAnsi="Calibri" w:cs="Calibri"/>
                <w:color w:val="767171" w:themeColor="background2" w:themeShade="80"/>
                <w:sz w:val="24"/>
                <w:szCs w:val="24"/>
              </w:rPr>
              <w:t>habilidades; todos los integrantes han aprendido del resto a lo largo del desarrollo del proyecto; ninguno de los integrantes se ha quedado “atrás” en el desarrollo del proyecto. Como aspectos que podríamos mejorar: en varias ocasiones tomamos decisiones de diseño propias “imaginándonos” lo que el cliente necesitaba, y aunque hemos acertado en varias ocasiones, en otras nos hemos topado con que nuestro diseño no era lo que el cliente quería. En ese sentido, debemos mejorar la comunicación con el cliente validando mockups antes de implementar</w:t>
            </w:r>
            <w:r w:rsidR="0053168F">
              <w:rPr>
                <w:rFonts w:ascii="Calibri" w:eastAsiaTheme="majorEastAsia" w:hAnsi="Calibri" w:cs="Calibri"/>
                <w:color w:val="767171" w:themeColor="background2" w:themeShade="80"/>
                <w:sz w:val="24"/>
                <w:szCs w:val="24"/>
              </w:rPr>
              <w:t>.</w:t>
            </w:r>
          </w:p>
          <w:p w14:paraId="5CFD58DE" w14:textId="77777777" w:rsidR="004F2A8B" w:rsidRPr="00C44724" w:rsidRDefault="004F2A8B" w:rsidP="3D28A338">
            <w:pPr>
              <w:jc w:val="both"/>
              <w:rPr>
                <w:rFonts w:ascii="Calibri" w:eastAsiaTheme="majorEastAsia" w:hAnsi="Calibri" w:cs="Calibri"/>
                <w:color w:val="767171" w:themeColor="background2" w:themeShade="80"/>
                <w:sz w:val="24"/>
                <w:szCs w:val="24"/>
                <w:rPrChange w:id="22" w:author="Eduardo Kusar Quiroz" w:date="2026-10-13T12:37:00Z" w16du:dateUtc="2026-10-13T15:37:00Z">
                  <w:rPr>
                    <w:rFonts w:eastAsiaTheme="majorEastAsia"/>
                    <w:color w:val="767171" w:themeColor="background2" w:themeShade="80"/>
                    <w:sz w:val="24"/>
                    <w:szCs w:val="24"/>
                  </w:rPr>
                </w:rPrChange>
              </w:rPr>
            </w:pPr>
          </w:p>
          <w:p w14:paraId="739A6F94" w14:textId="77777777" w:rsidR="004F2A8B" w:rsidRPr="00C44724" w:rsidRDefault="004F2A8B" w:rsidP="3D28A338">
            <w:pPr>
              <w:jc w:val="both"/>
              <w:rPr>
                <w:rFonts w:ascii="Calibri" w:eastAsiaTheme="majorEastAsia" w:hAnsi="Calibri" w:cs="Calibri"/>
                <w:color w:val="767171" w:themeColor="background2" w:themeShade="80"/>
                <w:sz w:val="24"/>
                <w:szCs w:val="24"/>
                <w:rPrChange w:id="23" w:author="Eduardo Kusar Quiroz" w:date="2026-10-13T12:37:00Z" w16du:dateUtc="2026-10-13T15:37:00Z">
                  <w:rPr>
                    <w:rFonts w:eastAsiaTheme="majorEastAsia"/>
                    <w:color w:val="767171" w:themeColor="background2" w:themeShade="80"/>
                    <w:sz w:val="24"/>
                    <w:szCs w:val="24"/>
                  </w:rPr>
                </w:rPrChange>
              </w:rPr>
            </w:pPr>
          </w:p>
          <w:p w14:paraId="14A8E0B5" w14:textId="3575646D" w:rsidR="004F2A8B" w:rsidRPr="00C44724" w:rsidRDefault="004F2A8B" w:rsidP="3D28A338">
            <w:pPr>
              <w:jc w:val="both"/>
              <w:rPr>
                <w:rFonts w:ascii="Calibri" w:hAnsi="Calibri" w:cs="Calibri"/>
                <w:bCs/>
                <w:color w:val="1F4E79" w:themeColor="accent1" w:themeShade="80"/>
                <w:sz w:val="24"/>
                <w:rPrChange w:id="24" w:author="Eduardo Kusar Quiroz" w:date="2026-10-13T12:37:00Z" w16du:dateUtc="2026-10-13T15:37:00Z">
                  <w:rPr>
                    <w:rFonts w:ascii="Calibri" w:hAnsi="Calibri" w:cs="Calibri"/>
                    <w:b/>
                    <w:bCs/>
                    <w:color w:val="1F4E79" w:themeColor="accent1" w:themeShade="80"/>
                  </w:rPr>
                </w:rPrChange>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7C961" w14:textId="77777777" w:rsidR="00DD690A" w:rsidRDefault="00DD690A" w:rsidP="00DF38AE">
      <w:pPr>
        <w:spacing w:after="0" w:line="240" w:lineRule="auto"/>
      </w:pPr>
      <w:r>
        <w:separator/>
      </w:r>
    </w:p>
  </w:endnote>
  <w:endnote w:type="continuationSeparator" w:id="0">
    <w:p w14:paraId="04FB346A" w14:textId="77777777" w:rsidR="00DD690A" w:rsidRDefault="00DD690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25167" w14:textId="77777777" w:rsidR="00DD690A" w:rsidRDefault="00DD690A" w:rsidP="00DF38AE">
      <w:pPr>
        <w:spacing w:after="0" w:line="240" w:lineRule="auto"/>
      </w:pPr>
      <w:r>
        <w:separator/>
      </w:r>
    </w:p>
  </w:footnote>
  <w:footnote w:type="continuationSeparator" w:id="0">
    <w:p w14:paraId="795B82B9" w14:textId="77777777" w:rsidR="00DD690A" w:rsidRDefault="00DD690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67495674">
    <w:abstractNumId w:val="3"/>
  </w:num>
  <w:num w:numId="2" w16cid:durableId="1697002211">
    <w:abstractNumId w:val="8"/>
  </w:num>
  <w:num w:numId="3" w16cid:durableId="834880754">
    <w:abstractNumId w:val="12"/>
  </w:num>
  <w:num w:numId="4" w16cid:durableId="1256399563">
    <w:abstractNumId w:val="28"/>
  </w:num>
  <w:num w:numId="5" w16cid:durableId="231161701">
    <w:abstractNumId w:val="30"/>
  </w:num>
  <w:num w:numId="6" w16cid:durableId="1267928774">
    <w:abstractNumId w:val="4"/>
  </w:num>
  <w:num w:numId="7" w16cid:durableId="1539783878">
    <w:abstractNumId w:val="11"/>
  </w:num>
  <w:num w:numId="8" w16cid:durableId="1659264508">
    <w:abstractNumId w:val="19"/>
  </w:num>
  <w:num w:numId="9" w16cid:durableId="349331713">
    <w:abstractNumId w:val="15"/>
  </w:num>
  <w:num w:numId="10" w16cid:durableId="570387313">
    <w:abstractNumId w:val="9"/>
  </w:num>
  <w:num w:numId="11" w16cid:durableId="2017803551">
    <w:abstractNumId w:val="24"/>
  </w:num>
  <w:num w:numId="12" w16cid:durableId="434786392">
    <w:abstractNumId w:val="35"/>
  </w:num>
  <w:num w:numId="13" w16cid:durableId="1410662915">
    <w:abstractNumId w:val="29"/>
  </w:num>
  <w:num w:numId="14" w16cid:durableId="1808350580">
    <w:abstractNumId w:val="1"/>
  </w:num>
  <w:num w:numId="15" w16cid:durableId="17048931">
    <w:abstractNumId w:val="36"/>
  </w:num>
  <w:num w:numId="16" w16cid:durableId="2029524608">
    <w:abstractNumId w:val="21"/>
  </w:num>
  <w:num w:numId="17" w16cid:durableId="1828281142">
    <w:abstractNumId w:val="17"/>
  </w:num>
  <w:num w:numId="18" w16cid:durableId="17006025">
    <w:abstractNumId w:val="31"/>
  </w:num>
  <w:num w:numId="19" w16cid:durableId="1599364105">
    <w:abstractNumId w:val="10"/>
  </w:num>
  <w:num w:numId="20" w16cid:durableId="658384660">
    <w:abstractNumId w:val="39"/>
  </w:num>
  <w:num w:numId="21" w16cid:durableId="1959337154">
    <w:abstractNumId w:val="34"/>
  </w:num>
  <w:num w:numId="22" w16cid:durableId="40173869">
    <w:abstractNumId w:val="13"/>
  </w:num>
  <w:num w:numId="23" w16cid:durableId="809320691">
    <w:abstractNumId w:val="14"/>
  </w:num>
  <w:num w:numId="24" w16cid:durableId="338892122">
    <w:abstractNumId w:val="5"/>
  </w:num>
  <w:num w:numId="25" w16cid:durableId="950042364">
    <w:abstractNumId w:val="16"/>
  </w:num>
  <w:num w:numId="26" w16cid:durableId="1093624777">
    <w:abstractNumId w:val="20"/>
  </w:num>
  <w:num w:numId="27" w16cid:durableId="566107186">
    <w:abstractNumId w:val="23"/>
  </w:num>
  <w:num w:numId="28" w16cid:durableId="432408975">
    <w:abstractNumId w:val="0"/>
  </w:num>
  <w:num w:numId="29" w16cid:durableId="1210604055">
    <w:abstractNumId w:val="18"/>
  </w:num>
  <w:num w:numId="30" w16cid:durableId="1100763181">
    <w:abstractNumId w:val="22"/>
  </w:num>
  <w:num w:numId="31" w16cid:durableId="867838599">
    <w:abstractNumId w:val="2"/>
  </w:num>
  <w:num w:numId="32" w16cid:durableId="707220102">
    <w:abstractNumId w:val="7"/>
  </w:num>
  <w:num w:numId="33" w16cid:durableId="429006801">
    <w:abstractNumId w:val="32"/>
  </w:num>
  <w:num w:numId="34" w16cid:durableId="353308342">
    <w:abstractNumId w:val="38"/>
  </w:num>
  <w:num w:numId="35" w16cid:durableId="316108157">
    <w:abstractNumId w:val="6"/>
  </w:num>
  <w:num w:numId="36" w16cid:durableId="1043939929">
    <w:abstractNumId w:val="25"/>
  </w:num>
  <w:num w:numId="37" w16cid:durableId="1199270595">
    <w:abstractNumId w:val="37"/>
  </w:num>
  <w:num w:numId="38" w16cid:durableId="820922319">
    <w:abstractNumId w:val="27"/>
  </w:num>
  <w:num w:numId="39" w16cid:durableId="621612875">
    <w:abstractNumId w:val="26"/>
  </w:num>
  <w:num w:numId="40" w16cid:durableId="1915700145">
    <w:abstractNumId w:val="33"/>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uardo Kusar Quiroz">
    <w15:presenceInfo w15:providerId="AD" w15:userId="S::eduardo_kusar@businesscontinuity.cl::0f09f6b0-17b7-4a78-8eab-d0527eaec7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3439"/>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0858"/>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62FD"/>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168F"/>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2FE0"/>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B73BF"/>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59EE"/>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A55"/>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39B3"/>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7E4"/>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4724"/>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D6D"/>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0E5D"/>
    <w:rsid w:val="00DD1BF2"/>
    <w:rsid w:val="00DD4157"/>
    <w:rsid w:val="00DD690A"/>
    <w:rsid w:val="00DD7DD8"/>
    <w:rsid w:val="00DE0F63"/>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754</Words>
  <Characters>4302</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Eduardo Kusar Quiroz</cp:lastModifiedBy>
  <cp:revision>51</cp:revision>
  <cp:lastPrinted>2019-12-16T20:10:00Z</cp:lastPrinted>
  <dcterms:created xsi:type="dcterms:W3CDTF">2021-12-31T12:50:00Z</dcterms:created>
  <dcterms:modified xsi:type="dcterms:W3CDTF">2026-10-13T15:44:00Z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